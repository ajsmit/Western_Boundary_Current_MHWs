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AC74D6" w14:textId="4B93AA75" w:rsidR="004B58D5" w:rsidRDefault="00272FCE">
      <w:r>
        <w:rPr>
          <w:noProof/>
        </w:rPr>
        <w:drawing>
          <wp:inline distT="0" distB="0" distL="0" distR="0" wp14:anchorId="250C9B04" wp14:editId="60C047E9">
            <wp:extent cx="5727700" cy="4255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_AC.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4255135"/>
                    </a:xfrm>
                    <a:prstGeom prst="rect">
                      <a:avLst/>
                    </a:prstGeom>
                  </pic:spPr>
                </pic:pic>
              </a:graphicData>
            </a:graphic>
          </wp:inline>
        </w:drawing>
      </w:r>
    </w:p>
    <w:p w14:paraId="7AFF2B28" w14:textId="4877081E" w:rsidR="00F169BF" w:rsidRPr="00F842A8" w:rsidRDefault="00272FCE" w:rsidP="00272FCE">
      <w:pPr>
        <w:pStyle w:val="Caption"/>
        <w:rPr>
          <w:b/>
          <w:noProof/>
        </w:rPr>
      </w:pPr>
      <w:commentRangeStart w:id="0"/>
      <w:r w:rsidRPr="008B61D6">
        <w:rPr>
          <w:b/>
        </w:rPr>
        <w:t xml:space="preserve">Figure </w:t>
      </w:r>
      <w:r w:rsidRPr="008B61D6">
        <w:rPr>
          <w:b/>
          <w:noProof/>
        </w:rPr>
        <w:fldChar w:fldCharType="begin"/>
      </w:r>
      <w:r w:rsidRPr="008B61D6">
        <w:rPr>
          <w:b/>
          <w:noProof/>
        </w:rPr>
        <w:instrText xml:space="preserve"> SEQ Figure \* ARABIC </w:instrText>
      </w:r>
      <w:r w:rsidRPr="008B61D6">
        <w:rPr>
          <w:b/>
          <w:noProof/>
        </w:rPr>
        <w:fldChar w:fldCharType="separate"/>
      </w:r>
      <w:r w:rsidRPr="008B61D6">
        <w:rPr>
          <w:b/>
          <w:noProof/>
        </w:rPr>
        <w:t>1</w:t>
      </w:r>
      <w:r w:rsidRPr="008B61D6">
        <w:rPr>
          <w:b/>
          <w:noProof/>
        </w:rPr>
        <w:fldChar w:fldCharType="end"/>
      </w:r>
      <w:r>
        <w:rPr>
          <w:b/>
          <w:noProof/>
        </w:rPr>
        <w:t xml:space="preserve"> </w:t>
      </w:r>
      <w:commentRangeEnd w:id="0"/>
      <w:r w:rsidR="004B5943">
        <w:rPr>
          <w:rStyle w:val="CommentReference"/>
          <w:rFonts w:ascii="Minion Pro" w:eastAsiaTheme="minorHAnsi" w:hAnsi="Minion Pro" w:cstheme="minorBidi"/>
          <w:lang w:eastAsia="en-US"/>
        </w:rPr>
        <w:commentReference w:id="0"/>
      </w:r>
      <w:r>
        <w:rPr>
          <w:b/>
          <w:noProof/>
        </w:rPr>
        <w:t>|</w:t>
      </w:r>
      <w:r>
        <w:rPr>
          <w:noProof/>
        </w:rPr>
        <w:t xml:space="preserve"> </w:t>
      </w:r>
      <w:r w:rsidR="00F842A8" w:rsidRPr="00F842A8">
        <w:rPr>
          <w:b/>
          <w:noProof/>
        </w:rPr>
        <w:t>(a</w:t>
      </w:r>
      <w:r w:rsidR="00F842A8">
        <w:rPr>
          <w:b/>
          <w:noProof/>
        </w:rPr>
        <w:t>)</w:t>
      </w:r>
      <w:r w:rsidR="00F842A8">
        <w:rPr>
          <w:noProof/>
        </w:rPr>
        <w:t xml:space="preserve"> </w:t>
      </w:r>
      <w:r>
        <w:rPr>
          <w:noProof/>
        </w:rPr>
        <w:t>The location of the Agulhas Current along the east coast of South Africa is indicated by the long-term (</w:t>
      </w:r>
      <w:r w:rsidRPr="008B61D6">
        <w:rPr>
          <w:noProof/>
        </w:rPr>
        <w:t>1993-01-01 to 2012-12-31</w:t>
      </w:r>
      <w:r>
        <w:rPr>
          <w:noProof/>
        </w:rPr>
        <w:t xml:space="preserve">) </w:t>
      </w:r>
      <w:commentRangeStart w:id="2"/>
      <w:r>
        <w:rPr>
          <w:noProof/>
        </w:rPr>
        <w:t>MKE</w:t>
      </w:r>
      <w:commentRangeEnd w:id="2"/>
      <w:r w:rsidR="00863125">
        <w:rPr>
          <w:rStyle w:val="CommentReference"/>
          <w:rFonts w:ascii="Minion Pro" w:eastAsiaTheme="minorHAnsi" w:hAnsi="Minion Pro" w:cstheme="minorBidi"/>
          <w:lang w:eastAsia="en-US"/>
        </w:rPr>
        <w:commentReference w:id="2"/>
      </w:r>
      <w:r>
        <w:rPr>
          <w:noProof/>
        </w:rPr>
        <w:t>, with the jet clearly visible along the 1500 m isobath, and the eastward-flowing Agulhas Retroflection forming around 17°E, 40°S</w:t>
      </w:r>
      <w:ins w:id="3" w:author="Anthony J. Richardson" w:date="2019-04-13T12:45:00Z">
        <w:r w:rsidR="00863125">
          <w:rPr>
            <w:noProof/>
          </w:rPr>
          <w:t xml:space="preserve"> and moving east</w:t>
        </w:r>
      </w:ins>
      <w:r>
        <w:rPr>
          <w:noProof/>
        </w:rPr>
        <w:t xml:space="preserve">. The red polygon traces the region of the </w:t>
      </w:r>
      <w:r w:rsidR="008273C1">
        <w:rPr>
          <w:noProof/>
        </w:rPr>
        <w:t>oc</w:t>
      </w:r>
      <w:r>
        <w:rPr>
          <w:noProof/>
        </w:rPr>
        <w:t xml:space="preserve">ean where MKE </w:t>
      </w:r>
      <w:r w:rsidRPr="00272FCE">
        <w:rPr>
          <w:noProof/>
        </w:rPr>
        <w:t>≥ 90th percentile</w:t>
      </w:r>
      <w:r>
        <w:rPr>
          <w:noProof/>
        </w:rPr>
        <w:t xml:space="preserve">. </w:t>
      </w:r>
      <w:r w:rsidR="00F842A8" w:rsidRPr="00F842A8">
        <w:rPr>
          <w:b/>
          <w:noProof/>
        </w:rPr>
        <w:t>(b</w:t>
      </w:r>
      <w:r w:rsidR="00F842A8">
        <w:rPr>
          <w:b/>
          <w:noProof/>
        </w:rPr>
        <w:t>)</w:t>
      </w:r>
      <w:r w:rsidR="00F842A8">
        <w:rPr>
          <w:noProof/>
        </w:rPr>
        <w:t xml:space="preserve"> </w:t>
      </w:r>
      <w:r>
        <w:rPr>
          <w:noProof/>
        </w:rPr>
        <w:t>The field of mesoscale eddies forming around the Agulhas Current, and in particular the retroflection, can be seen by the EKE</w:t>
      </w:r>
      <w:r w:rsidRPr="00272FCE">
        <w:rPr>
          <w:noProof/>
        </w:rPr>
        <w:t xml:space="preserve">; here the </w:t>
      </w:r>
      <w:r>
        <w:rPr>
          <w:noProof/>
        </w:rPr>
        <w:t xml:space="preserve">blue polygon marks the area of EKE </w:t>
      </w:r>
      <w:r w:rsidRPr="00272FCE">
        <w:rPr>
          <w:noProof/>
        </w:rPr>
        <w:t>≥ 90th percentile</w:t>
      </w:r>
      <w:r>
        <w:rPr>
          <w:noProof/>
        </w:rPr>
        <w:t xml:space="preserve">. </w:t>
      </w:r>
      <w:r w:rsidR="00F842A8" w:rsidRPr="00F842A8">
        <w:rPr>
          <w:b/>
          <w:noProof/>
        </w:rPr>
        <w:t>(c</w:t>
      </w:r>
      <w:r w:rsidR="00F842A8">
        <w:rPr>
          <w:b/>
          <w:noProof/>
        </w:rPr>
        <w:t>)</w:t>
      </w:r>
      <w:r w:rsidR="00F842A8">
        <w:rPr>
          <w:noProof/>
        </w:rPr>
        <w:t xml:space="preserve"> </w:t>
      </w:r>
      <w:r>
        <w:rPr>
          <w:noProof/>
        </w:rPr>
        <w:t>Traces of individual eddies dissipating from the Agulhas Current jet (</w:t>
      </w:r>
      <w:r w:rsidRPr="00272FCE">
        <w:rPr>
          <w:i/>
          <w:noProof/>
        </w:rPr>
        <w:t>i.e.</w:t>
      </w:r>
      <w:r>
        <w:rPr>
          <w:noProof/>
        </w:rPr>
        <w:t xml:space="preserve"> from within the red polygon) roughly match the area of high EKE. On this plot, </w:t>
      </w:r>
      <w:commentRangeStart w:id="4"/>
      <w:r>
        <w:rPr>
          <w:noProof/>
        </w:rPr>
        <w:t>MHWs</w:t>
      </w:r>
      <w:commentRangeEnd w:id="4"/>
      <w:r w:rsidR="00832A45">
        <w:rPr>
          <w:rStyle w:val="CommentReference"/>
          <w:rFonts w:ascii="Minion Pro" w:eastAsiaTheme="minorHAnsi" w:hAnsi="Minion Pro" w:cstheme="minorBidi"/>
          <w:lang w:eastAsia="en-US"/>
        </w:rPr>
        <w:commentReference w:id="4"/>
      </w:r>
      <w:r>
        <w:rPr>
          <w:noProof/>
        </w:rPr>
        <w:t xml:space="preserve"> that originated at the times of the three most intense heatwaves are coloured green. </w:t>
      </w:r>
      <w:r w:rsidR="00F842A8" w:rsidRPr="00272FCE">
        <w:rPr>
          <w:b/>
          <w:noProof/>
        </w:rPr>
        <w:t>(d)</w:t>
      </w:r>
      <w:r w:rsidR="00F842A8">
        <w:rPr>
          <w:b/>
          <w:noProof/>
        </w:rPr>
        <w:t xml:space="preserve"> </w:t>
      </w:r>
      <w:r>
        <w:rPr>
          <w:noProof/>
        </w:rPr>
        <w:t xml:space="preserve">The area of the most intense MHWs as per their mean intensity metric averaged over the data period </w:t>
      </w:r>
      <w:commentRangeStart w:id="5"/>
      <w:r w:rsidRPr="00272FCE">
        <w:rPr>
          <w:noProof/>
        </w:rPr>
        <w:t>1981</w:t>
      </w:r>
      <w:r>
        <w:rPr>
          <w:noProof/>
        </w:rPr>
        <w:t>-</w:t>
      </w:r>
      <w:r w:rsidRPr="00272FCE">
        <w:rPr>
          <w:noProof/>
        </w:rPr>
        <w:t>09</w:t>
      </w:r>
      <w:r>
        <w:rPr>
          <w:noProof/>
        </w:rPr>
        <w:t>-</w:t>
      </w:r>
      <w:r w:rsidRPr="00272FCE">
        <w:rPr>
          <w:noProof/>
        </w:rPr>
        <w:t>01</w:t>
      </w:r>
      <w:r>
        <w:rPr>
          <w:noProof/>
        </w:rPr>
        <w:t xml:space="preserve"> to </w:t>
      </w:r>
      <w:r w:rsidRPr="00272FCE">
        <w:rPr>
          <w:noProof/>
        </w:rPr>
        <w:t>2018</w:t>
      </w:r>
      <w:r>
        <w:rPr>
          <w:noProof/>
        </w:rPr>
        <w:t>-</w:t>
      </w:r>
      <w:r w:rsidRPr="00272FCE">
        <w:rPr>
          <w:noProof/>
        </w:rPr>
        <w:t>09</w:t>
      </w:r>
      <w:r>
        <w:rPr>
          <w:noProof/>
        </w:rPr>
        <w:t>-</w:t>
      </w:r>
      <w:r w:rsidRPr="00272FCE">
        <w:rPr>
          <w:noProof/>
        </w:rPr>
        <w:t>30</w:t>
      </w:r>
      <w:commentRangeEnd w:id="5"/>
      <w:r w:rsidR="00DD5ACD">
        <w:rPr>
          <w:rStyle w:val="CommentReference"/>
          <w:rFonts w:ascii="Minion Pro" w:eastAsiaTheme="minorHAnsi" w:hAnsi="Minion Pro" w:cstheme="minorBidi"/>
          <w:lang w:eastAsia="en-US"/>
        </w:rPr>
        <w:commentReference w:id="5"/>
      </w:r>
      <w:r>
        <w:rPr>
          <w:noProof/>
        </w:rPr>
        <w:t xml:space="preserve"> is located slightly south of the area of maximal MKE and EKE at a latitude of approximately </w:t>
      </w:r>
      <w:del w:id="6" w:author="Anthony J. Richardson" w:date="2019-04-13T14:41:00Z">
        <w:r w:rsidDel="004B5943">
          <w:rPr>
            <w:noProof/>
          </w:rPr>
          <w:delText>-</w:delText>
        </w:r>
      </w:del>
      <w:r>
        <w:rPr>
          <w:noProof/>
        </w:rPr>
        <w:t xml:space="preserve">42°S. </w:t>
      </w:r>
      <w:r w:rsidR="00F169BF">
        <w:rPr>
          <w:noProof/>
        </w:rPr>
        <w:t xml:space="preserve">Isobaths are indicated for 500, 1000, and 2000 m. </w:t>
      </w:r>
      <w:r>
        <w:rPr>
          <w:noProof/>
        </w:rPr>
        <w:t xml:space="preserve">Similar figures for the Brazil Current, East Australian Current, Gulf Stream, and Kuroshio Current may be seen in </w:t>
      </w:r>
      <w:r w:rsidRPr="00272FCE">
        <w:rPr>
          <w:noProof/>
        </w:rPr>
        <w:t xml:space="preserve">Appendix </w:t>
      </w:r>
      <w:r>
        <w:rPr>
          <w:noProof/>
        </w:rPr>
        <w:t>A</w:t>
      </w:r>
      <w:r w:rsidRPr="00272FCE">
        <w:rPr>
          <w:noProof/>
        </w:rPr>
        <w:t xml:space="preserve"> (Supplementary Materials</w:t>
      </w:r>
      <w:r w:rsidR="004C7FC8">
        <w:rPr>
          <w:noProof/>
        </w:rPr>
        <w:t>, Figure 1</w:t>
      </w:r>
      <w:r w:rsidRPr="00272FCE">
        <w:rPr>
          <w:noProof/>
        </w:rPr>
        <w:t>).</w:t>
      </w:r>
    </w:p>
    <w:p w14:paraId="6ED5DF29" w14:textId="77777777" w:rsidR="00F169BF" w:rsidRDefault="00F169BF">
      <w:pPr>
        <w:spacing w:after="120"/>
        <w:rPr>
          <w:rFonts w:ascii="Myriad Pro" w:eastAsia="Calibri" w:hAnsi="Myriad Pro" w:cs="Times New Roman"/>
          <w:noProof/>
          <w:sz w:val="20"/>
          <w:szCs w:val="18"/>
          <w:lang w:eastAsia="en-ZA"/>
        </w:rPr>
      </w:pPr>
      <w:r>
        <w:rPr>
          <w:noProof/>
        </w:rPr>
        <w:br w:type="page"/>
      </w:r>
    </w:p>
    <w:p w14:paraId="0971E722" w14:textId="1A1558BD" w:rsidR="00272FCE" w:rsidRDefault="00F169BF" w:rsidP="00272FCE">
      <w:pPr>
        <w:pStyle w:val="Caption"/>
        <w:rPr>
          <w:noProof/>
        </w:rPr>
      </w:pPr>
      <w:commentRangeStart w:id="7"/>
      <w:r w:rsidRPr="008B61D6">
        <w:rPr>
          <w:b/>
        </w:rPr>
        <w:lastRenderedPageBreak/>
        <w:t xml:space="preserve">Figure </w:t>
      </w:r>
      <w:r>
        <w:rPr>
          <w:b/>
          <w:noProof/>
        </w:rPr>
        <w:t>2</w:t>
      </w:r>
      <w:commentRangeEnd w:id="7"/>
      <w:r w:rsidR="0009159E">
        <w:rPr>
          <w:rStyle w:val="CommentReference"/>
          <w:rFonts w:ascii="Minion Pro" w:eastAsiaTheme="minorHAnsi" w:hAnsi="Minion Pro" w:cstheme="minorBidi"/>
          <w:lang w:eastAsia="en-US"/>
        </w:rPr>
        <w:commentReference w:id="7"/>
      </w:r>
      <w:r>
        <w:rPr>
          <w:b/>
          <w:noProof/>
        </w:rPr>
        <w:t xml:space="preserve"> |</w:t>
      </w:r>
      <w:r>
        <w:rPr>
          <w:noProof/>
        </w:rPr>
        <w:t xml:space="preserve"> The figures represent the </w:t>
      </w:r>
      <w:r w:rsidR="00F842A8" w:rsidRPr="00F169BF">
        <w:rPr>
          <w:b/>
          <w:noProof/>
        </w:rPr>
        <w:t>(a)</w:t>
      </w:r>
      <w:r w:rsidR="00F842A8" w:rsidRPr="00F842A8">
        <w:rPr>
          <w:noProof/>
        </w:rPr>
        <w:t xml:space="preserve"> </w:t>
      </w:r>
      <w:r>
        <w:rPr>
          <w:noProof/>
        </w:rPr>
        <w:t xml:space="preserve">Agulhas Current, </w:t>
      </w:r>
      <w:r w:rsidR="00F842A8" w:rsidRPr="00F169BF">
        <w:rPr>
          <w:b/>
          <w:noProof/>
        </w:rPr>
        <w:t>(b)</w:t>
      </w:r>
      <w:r w:rsidR="00F842A8" w:rsidRPr="00F842A8">
        <w:rPr>
          <w:noProof/>
        </w:rPr>
        <w:t xml:space="preserve"> </w:t>
      </w:r>
      <w:r>
        <w:rPr>
          <w:noProof/>
        </w:rPr>
        <w:t xml:space="preserve">Brazil Current, </w:t>
      </w:r>
      <w:r w:rsidR="00F842A8" w:rsidRPr="00F169BF">
        <w:rPr>
          <w:b/>
          <w:noProof/>
        </w:rPr>
        <w:t>(c)</w:t>
      </w:r>
      <w:r w:rsidR="00F842A8" w:rsidRPr="00F842A8">
        <w:rPr>
          <w:noProof/>
        </w:rPr>
        <w:t xml:space="preserve"> </w:t>
      </w:r>
      <w:r>
        <w:rPr>
          <w:noProof/>
        </w:rPr>
        <w:t xml:space="preserve">East Australian Current, </w:t>
      </w:r>
      <w:r w:rsidR="00F842A8" w:rsidRPr="00F169BF">
        <w:rPr>
          <w:b/>
          <w:noProof/>
        </w:rPr>
        <w:t>(d)</w:t>
      </w:r>
      <w:r w:rsidR="00F842A8" w:rsidRPr="00F842A8">
        <w:rPr>
          <w:noProof/>
        </w:rPr>
        <w:t xml:space="preserve"> </w:t>
      </w:r>
      <w:r>
        <w:rPr>
          <w:noProof/>
        </w:rPr>
        <w:t>Gulf Stream, and</w:t>
      </w:r>
      <w:r w:rsidR="00F842A8">
        <w:rPr>
          <w:noProof/>
        </w:rPr>
        <w:t xml:space="preserve"> </w:t>
      </w:r>
      <w:r w:rsidR="00F842A8" w:rsidRPr="00F169BF">
        <w:rPr>
          <w:b/>
          <w:noProof/>
        </w:rPr>
        <w:t>(e)</w:t>
      </w:r>
      <w:r w:rsidR="00F842A8" w:rsidRPr="00F842A8">
        <w:rPr>
          <w:noProof/>
        </w:rPr>
        <w:t xml:space="preserve"> </w:t>
      </w:r>
      <w:r>
        <w:rPr>
          <w:noProof/>
        </w:rPr>
        <w:t xml:space="preserve">Kuroshio Current. </w:t>
      </w:r>
      <w:r>
        <w:rPr>
          <w:rFonts w:ascii="Minion Pro" w:hAnsi="Minion Pro"/>
          <w:noProof/>
        </w:rPr>
        <w:drawing>
          <wp:anchor distT="0" distB="0" distL="114300" distR="114300" simplePos="0" relativeHeight="251658240" behindDoc="1" locked="0" layoutInCell="1" allowOverlap="1" wp14:anchorId="204D7E03" wp14:editId="1F55E30C">
            <wp:simplePos x="0" y="0"/>
            <wp:positionH relativeFrom="column">
              <wp:posOffset>0</wp:posOffset>
            </wp:positionH>
            <wp:positionV relativeFrom="paragraph">
              <wp:posOffset>0</wp:posOffset>
            </wp:positionV>
            <wp:extent cx="2385695" cy="8864600"/>
            <wp:effectExtent l="0" t="0" r="1905" b="0"/>
            <wp:wrapTight wrapText="bothSides">
              <wp:wrapPolygon edited="0">
                <wp:start x="0" y="0"/>
                <wp:lineTo x="0" y="21569"/>
                <wp:lineTo x="21502" y="21569"/>
                <wp:lineTo x="2150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5695" cy="8864600"/>
                    </a:xfrm>
                    <a:prstGeom prst="rect">
                      <a:avLst/>
                    </a:prstGeom>
                  </pic:spPr>
                </pic:pic>
              </a:graphicData>
            </a:graphic>
            <wp14:sizeRelH relativeFrom="page">
              <wp14:pctWidth>0</wp14:pctWidth>
            </wp14:sizeRelH>
            <wp14:sizeRelV relativeFrom="page">
              <wp14:pctHeight>0</wp14:pctHeight>
            </wp14:sizeRelV>
          </wp:anchor>
        </w:drawing>
      </w:r>
      <w:r w:rsidR="00157818">
        <w:rPr>
          <w:noProof/>
        </w:rPr>
        <w:t>Three p</w:t>
      </w:r>
      <w:r>
        <w:rPr>
          <w:noProof/>
        </w:rPr>
        <w:t>olygons are indicated on each panel—</w:t>
      </w:r>
      <w:commentRangeStart w:id="8"/>
      <w:r>
        <w:rPr>
          <w:noProof/>
        </w:rPr>
        <w:t xml:space="preserve">the red and blue outlined regions mark the location of the areas dominated by MKE and EKE </w:t>
      </w:r>
      <w:r w:rsidRPr="00272FCE">
        <w:rPr>
          <w:noProof/>
        </w:rPr>
        <w:t>≥ 90th percentile</w:t>
      </w:r>
      <w:ins w:id="9" w:author="David Schoeman" w:date="2019-04-12T08:46:00Z">
        <w:r w:rsidR="00DD5ACD">
          <w:rPr>
            <w:noProof/>
          </w:rPr>
          <w:t>, respectively,</w:t>
        </w:r>
      </w:ins>
      <w:r>
        <w:rPr>
          <w:noProof/>
        </w:rPr>
        <w:t xml:space="preserve"> as per Figure 1a-b</w:t>
      </w:r>
      <w:r w:rsidR="00157818">
        <w:rPr>
          <w:noProof/>
        </w:rPr>
        <w:t xml:space="preserve"> (</w:t>
      </w:r>
      <w:r w:rsidR="00157818" w:rsidRPr="00157818">
        <w:rPr>
          <w:i/>
          <w:noProof/>
        </w:rPr>
        <w:t>i.e.</w:t>
      </w:r>
      <w:r w:rsidR="00157818">
        <w:rPr>
          <w:noProof/>
        </w:rPr>
        <w:t xml:space="preserve"> zones of influence)</w:t>
      </w:r>
      <w:r>
        <w:rPr>
          <w:noProof/>
        </w:rPr>
        <w:t>. The purple-filled region</w:t>
      </w:r>
      <w:r w:rsidR="00994C08">
        <w:rPr>
          <w:noProof/>
        </w:rPr>
        <w:t>s</w:t>
      </w:r>
      <w:r>
        <w:rPr>
          <w:noProof/>
        </w:rPr>
        <w:t xml:space="preserve"> </w:t>
      </w:r>
      <w:r w:rsidR="00994C08">
        <w:rPr>
          <w:noProof/>
        </w:rPr>
        <w:t>are</w:t>
      </w:r>
      <w:r>
        <w:rPr>
          <w:noProof/>
        </w:rPr>
        <w:t xml:space="preserve"> where the m</w:t>
      </w:r>
      <w:commentRangeStart w:id="10"/>
      <w:r>
        <w:rPr>
          <w:noProof/>
        </w:rPr>
        <w:t>ean thermal event intensity</w:t>
      </w:r>
      <w:commentRangeEnd w:id="10"/>
      <w:r w:rsidR="00863125">
        <w:rPr>
          <w:rStyle w:val="CommentReference"/>
          <w:rFonts w:ascii="Minion Pro" w:eastAsiaTheme="minorHAnsi" w:hAnsi="Minion Pro" w:cstheme="minorBidi"/>
          <w:lang w:eastAsia="en-US"/>
        </w:rPr>
        <w:commentReference w:id="10"/>
      </w:r>
      <w:r>
        <w:rPr>
          <w:noProof/>
        </w:rPr>
        <w:t xml:space="preserve"> taken over the duration of the data set averages to values </w:t>
      </w:r>
      <w:r w:rsidRPr="00272FCE">
        <w:rPr>
          <w:noProof/>
        </w:rPr>
        <w:t>≥ 90th percentile</w:t>
      </w:r>
      <w:r>
        <w:rPr>
          <w:noProof/>
        </w:rPr>
        <w:t>.</w:t>
      </w:r>
      <w:commentRangeEnd w:id="8"/>
      <w:r w:rsidR="00863125">
        <w:rPr>
          <w:rStyle w:val="CommentReference"/>
          <w:rFonts w:ascii="Minion Pro" w:eastAsiaTheme="minorHAnsi" w:hAnsi="Minion Pro" w:cstheme="minorBidi"/>
          <w:lang w:eastAsia="en-US"/>
        </w:rPr>
        <w:commentReference w:id="8"/>
      </w:r>
    </w:p>
    <w:p w14:paraId="08E0F8FA" w14:textId="77777777" w:rsidR="00BE57D2" w:rsidRPr="00BE57D2" w:rsidRDefault="00BE57D2" w:rsidP="00BE57D2">
      <w:pPr>
        <w:rPr>
          <w:lang w:eastAsia="en-ZA"/>
        </w:rPr>
      </w:pPr>
    </w:p>
    <w:p w14:paraId="31392CE8" w14:textId="6A6810AC" w:rsidR="00401038" w:rsidRDefault="00401038" w:rsidP="003B03C6">
      <w:pPr>
        <w:spacing w:after="120"/>
        <w:rPr>
          <w:lang w:eastAsia="en-ZA"/>
        </w:rPr>
      </w:pPr>
      <w:r>
        <w:rPr>
          <w:lang w:eastAsia="en-ZA"/>
        </w:rPr>
        <w:br w:type="page"/>
      </w:r>
    </w:p>
    <w:p w14:paraId="50DCBF11" w14:textId="44903A15" w:rsidR="00030417" w:rsidRDefault="00E14FB7" w:rsidP="00030417">
      <w:pPr>
        <w:rPr>
          <w:lang w:eastAsia="en-ZA"/>
        </w:rPr>
      </w:pPr>
      <w:r>
        <w:rPr>
          <w:noProof/>
          <w:lang w:eastAsia="en-ZA"/>
        </w:rPr>
        <w:lastRenderedPageBreak/>
        <w:drawing>
          <wp:inline distT="0" distB="0" distL="0" distR="0" wp14:anchorId="6C111297" wp14:editId="34FDE218">
            <wp:extent cx="4266000" cy="7920000"/>
            <wp:effectExtent l="0" t="0" r="127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66000" cy="7920000"/>
                    </a:xfrm>
                    <a:prstGeom prst="rect">
                      <a:avLst/>
                    </a:prstGeom>
                  </pic:spPr>
                </pic:pic>
              </a:graphicData>
            </a:graphic>
          </wp:inline>
        </w:drawing>
      </w:r>
    </w:p>
    <w:p w14:paraId="3F5C9DA1" w14:textId="13F7E23F" w:rsidR="00C05ECB" w:rsidRDefault="00C05ECB" w:rsidP="00C05ECB">
      <w:pPr>
        <w:pStyle w:val="Caption"/>
        <w:rPr>
          <w:noProof/>
        </w:rPr>
      </w:pPr>
      <w:r w:rsidRPr="00C05ECB">
        <w:rPr>
          <w:b/>
        </w:rPr>
        <w:t xml:space="preserve">Figure </w:t>
      </w:r>
      <w:r w:rsidR="003B03C6">
        <w:rPr>
          <w:b/>
          <w:noProof/>
        </w:rPr>
        <w:t>3</w:t>
      </w:r>
      <w:r w:rsidRPr="00C05ECB">
        <w:rPr>
          <w:b/>
          <w:noProof/>
        </w:rPr>
        <w:t xml:space="preserve"> |</w:t>
      </w:r>
      <w:r>
        <w:rPr>
          <w:noProof/>
        </w:rPr>
        <w:t xml:space="preserve"> </w:t>
      </w:r>
      <w:r w:rsidR="002225B2">
        <w:rPr>
          <w:noProof/>
        </w:rPr>
        <w:t xml:space="preserve">Pixel-by-pixel time series correlations between </w:t>
      </w:r>
      <w:r w:rsidR="002225B2" w:rsidRPr="002225B2">
        <w:rPr>
          <w:b/>
          <w:noProof/>
        </w:rPr>
        <w:t>(a, c, e, g, i)</w:t>
      </w:r>
      <w:r w:rsidR="002225B2">
        <w:rPr>
          <w:noProof/>
        </w:rPr>
        <w:t xml:space="preserve"> MKE </w:t>
      </w:r>
      <w:r w:rsidR="002225B2" w:rsidRPr="00E14FB7">
        <w:rPr>
          <w:i/>
          <w:noProof/>
        </w:rPr>
        <w:t>vs.</w:t>
      </w:r>
      <w:r w:rsidR="002225B2">
        <w:rPr>
          <w:noProof/>
        </w:rPr>
        <w:t xml:space="preserve"> mean MHW intensity, and </w:t>
      </w:r>
      <w:r w:rsidR="002225B2" w:rsidRPr="0091359B">
        <w:rPr>
          <w:b/>
          <w:noProof/>
        </w:rPr>
        <w:t>(</w:t>
      </w:r>
      <w:r w:rsidR="002225B2" w:rsidRPr="00F842A8">
        <w:rPr>
          <w:b/>
          <w:noProof/>
        </w:rPr>
        <w:t>b, d, f, h, j</w:t>
      </w:r>
      <w:r w:rsidR="002225B2" w:rsidRPr="0091359B">
        <w:rPr>
          <w:b/>
          <w:noProof/>
        </w:rPr>
        <w:t>)</w:t>
      </w:r>
      <w:r w:rsidR="002225B2">
        <w:rPr>
          <w:noProof/>
        </w:rPr>
        <w:t xml:space="preserve"> EKE </w:t>
      </w:r>
      <w:r w:rsidR="002225B2" w:rsidRPr="00E14FB7">
        <w:rPr>
          <w:i/>
          <w:noProof/>
        </w:rPr>
        <w:t>vs.</w:t>
      </w:r>
      <w:r w:rsidR="002225B2">
        <w:rPr>
          <w:noProof/>
        </w:rPr>
        <w:t xml:space="preserve"> mean MHW intensity. Time series cover the</w:t>
      </w:r>
      <w:r w:rsidR="002225B2">
        <w:t xml:space="preserve"> period 1993-01-01 to 2018-09-30. </w:t>
      </w:r>
      <w:r w:rsidR="002225B2">
        <w:rPr>
          <w:noProof/>
        </w:rPr>
        <w:t>Polygons representing the zones of influence of EKE and MKE are indicated on the left and right sets of panels, respectively (refer to Figure 2 for details).</w:t>
      </w:r>
    </w:p>
    <w:p w14:paraId="27AF59B7" w14:textId="0D118F42" w:rsidR="003B03C6" w:rsidRDefault="003B03C6" w:rsidP="003B03C6">
      <w:pPr>
        <w:rPr>
          <w:lang w:eastAsia="en-ZA"/>
        </w:rPr>
      </w:pPr>
    </w:p>
    <w:p w14:paraId="75B19F48" w14:textId="35548681" w:rsidR="003B03C6" w:rsidRDefault="003B03C6" w:rsidP="003B03C6">
      <w:pPr>
        <w:rPr>
          <w:lang w:eastAsia="en-ZA"/>
        </w:rPr>
      </w:pPr>
      <w:r>
        <w:rPr>
          <w:noProof/>
          <w:lang w:eastAsia="en-ZA"/>
        </w:rPr>
        <w:lastRenderedPageBreak/>
        <w:drawing>
          <wp:inline distT="0" distB="0" distL="0" distR="0" wp14:anchorId="71775861" wp14:editId="0A868770">
            <wp:extent cx="4266000" cy="7920000"/>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6000" cy="7920000"/>
                    </a:xfrm>
                    <a:prstGeom prst="rect">
                      <a:avLst/>
                    </a:prstGeom>
                  </pic:spPr>
                </pic:pic>
              </a:graphicData>
            </a:graphic>
          </wp:inline>
        </w:drawing>
      </w:r>
    </w:p>
    <w:p w14:paraId="5DFFE1EC" w14:textId="5DFDDE91" w:rsidR="003B03C6" w:rsidRDefault="003B03C6" w:rsidP="003B03C6">
      <w:pPr>
        <w:pStyle w:val="Caption"/>
        <w:rPr>
          <w:noProof/>
        </w:rPr>
      </w:pPr>
      <w:commentRangeStart w:id="11"/>
      <w:r w:rsidRPr="00F842A8">
        <w:rPr>
          <w:b/>
        </w:rPr>
        <w:t xml:space="preserve">Figure </w:t>
      </w:r>
      <w:r>
        <w:rPr>
          <w:b/>
          <w:noProof/>
        </w:rPr>
        <w:t>4</w:t>
      </w:r>
      <w:commentRangeEnd w:id="11"/>
      <w:r w:rsidR="009C33F0">
        <w:rPr>
          <w:rStyle w:val="CommentReference"/>
          <w:rFonts w:ascii="Minion Pro" w:eastAsiaTheme="minorHAnsi" w:hAnsi="Minion Pro" w:cstheme="minorBidi"/>
          <w:lang w:eastAsia="en-US"/>
        </w:rPr>
        <w:commentReference w:id="11"/>
      </w:r>
      <w:r w:rsidRPr="00F842A8">
        <w:rPr>
          <w:b/>
          <w:noProof/>
        </w:rPr>
        <w:t xml:space="preserve"> |</w:t>
      </w:r>
      <w:r>
        <w:rPr>
          <w:noProof/>
        </w:rPr>
        <w:t xml:space="preserve"> </w:t>
      </w:r>
      <w:commentRangeStart w:id="12"/>
      <w:r>
        <w:rPr>
          <w:noProof/>
        </w:rPr>
        <w:t xml:space="preserve">Decadal trends </w:t>
      </w:r>
      <w:commentRangeEnd w:id="12"/>
      <w:r w:rsidR="00863125">
        <w:rPr>
          <w:rStyle w:val="CommentReference"/>
          <w:rFonts w:ascii="Minion Pro" w:eastAsiaTheme="minorHAnsi" w:hAnsi="Minion Pro" w:cstheme="minorBidi"/>
          <w:lang w:eastAsia="en-US"/>
        </w:rPr>
        <w:commentReference w:id="12"/>
      </w:r>
      <w:r>
        <w:rPr>
          <w:noProof/>
        </w:rPr>
        <w:t xml:space="preserve">in the </w:t>
      </w:r>
      <w:r w:rsidRPr="0091359B">
        <w:rPr>
          <w:b/>
          <w:noProof/>
        </w:rPr>
        <w:t>(</w:t>
      </w:r>
      <w:r w:rsidRPr="00F842A8">
        <w:rPr>
          <w:b/>
          <w:noProof/>
        </w:rPr>
        <w:t xml:space="preserve">a, c, e, g, </w:t>
      </w:r>
      <w:r>
        <w:rPr>
          <w:b/>
          <w:noProof/>
        </w:rPr>
        <w:t>i</w:t>
      </w:r>
      <w:r w:rsidRPr="0091359B">
        <w:rPr>
          <w:b/>
          <w:noProof/>
        </w:rPr>
        <w:t>)</w:t>
      </w:r>
      <w:r>
        <w:rPr>
          <w:noProof/>
        </w:rPr>
        <w:t xml:space="preserve"> </w:t>
      </w:r>
      <w:r w:rsidRPr="00F842A8">
        <w:rPr>
          <w:noProof/>
        </w:rPr>
        <w:t xml:space="preserve">mean </w:t>
      </w:r>
      <w:ins w:id="13" w:author="Anthony J. Richardson" w:date="2019-04-13T12:53:00Z">
        <w:r w:rsidR="00863125">
          <w:rPr>
            <w:noProof/>
          </w:rPr>
          <w:t>M</w:t>
        </w:r>
      </w:ins>
      <w:r>
        <w:rPr>
          <w:noProof/>
        </w:rPr>
        <w:t>H</w:t>
      </w:r>
      <w:del w:id="14" w:author="Anthony J. Richardson" w:date="2019-04-13T12:53:00Z">
        <w:r w:rsidDel="00863125">
          <w:rPr>
            <w:noProof/>
          </w:rPr>
          <w:delText>M</w:delText>
        </w:r>
      </w:del>
      <w:r>
        <w:rPr>
          <w:noProof/>
        </w:rPr>
        <w:t>W</w:t>
      </w:r>
      <w:ins w:id="15" w:author="Anthony J. Richardson" w:date="2019-04-13T12:53:00Z">
        <w:r w:rsidR="00863125">
          <w:rPr>
            <w:noProof/>
          </w:rPr>
          <w:t>?</w:t>
        </w:r>
      </w:ins>
      <w:r>
        <w:rPr>
          <w:noProof/>
        </w:rPr>
        <w:t xml:space="preserve"> </w:t>
      </w:r>
      <w:r w:rsidRPr="00F842A8">
        <w:rPr>
          <w:noProof/>
        </w:rPr>
        <w:t>intensity (°C per decade)</w:t>
      </w:r>
      <w:r>
        <w:rPr>
          <w:noProof/>
        </w:rPr>
        <w:t xml:space="preserve">, and the </w:t>
      </w:r>
      <w:r w:rsidRPr="0091359B">
        <w:rPr>
          <w:b/>
          <w:noProof/>
        </w:rPr>
        <w:t>(</w:t>
      </w:r>
      <w:r w:rsidRPr="00F842A8">
        <w:rPr>
          <w:b/>
          <w:noProof/>
        </w:rPr>
        <w:t>b, d, f, h, j</w:t>
      </w:r>
      <w:r w:rsidRPr="0091359B">
        <w:rPr>
          <w:b/>
          <w:noProof/>
        </w:rPr>
        <w:t>)</w:t>
      </w:r>
      <w:r w:rsidRPr="00F842A8">
        <w:rPr>
          <w:noProof/>
        </w:rPr>
        <w:t xml:space="preserve"> </w:t>
      </w:r>
      <w:r>
        <w:rPr>
          <w:noProof/>
        </w:rPr>
        <w:t xml:space="preserve">number of </w:t>
      </w:r>
      <w:r w:rsidRPr="00F842A8">
        <w:rPr>
          <w:noProof/>
        </w:rPr>
        <w:t xml:space="preserve">MHW (MHW </w:t>
      </w:r>
      <w:commentRangeStart w:id="16"/>
      <w:r w:rsidRPr="00F842A8">
        <w:rPr>
          <w:noProof/>
        </w:rPr>
        <w:t>days per decade</w:t>
      </w:r>
      <w:commentRangeEnd w:id="16"/>
      <w:r w:rsidR="009C33F0">
        <w:rPr>
          <w:rStyle w:val="CommentReference"/>
          <w:rFonts w:ascii="Minion Pro" w:eastAsiaTheme="minorHAnsi" w:hAnsi="Minion Pro" w:cstheme="minorBidi"/>
          <w:lang w:eastAsia="en-US"/>
        </w:rPr>
        <w:commentReference w:id="16"/>
      </w:r>
      <w:r w:rsidRPr="00F842A8">
        <w:rPr>
          <w:noProof/>
        </w:rPr>
        <w:t>)</w:t>
      </w:r>
      <w:r>
        <w:rPr>
          <w:noProof/>
        </w:rPr>
        <w:t xml:space="preserve">. </w:t>
      </w:r>
      <w:commentRangeStart w:id="17"/>
      <w:r>
        <w:rPr>
          <w:noProof/>
        </w:rPr>
        <w:t>Polygons representing the zones of influence of EKE</w:t>
      </w:r>
      <w:ins w:id="18" w:author="David Schoeman" w:date="2019-04-12T09:50:00Z">
        <w:r w:rsidR="009C33F0">
          <w:rPr>
            <w:noProof/>
          </w:rPr>
          <w:t xml:space="preserve"> (purple)</w:t>
        </w:r>
      </w:ins>
      <w:r>
        <w:rPr>
          <w:noProof/>
        </w:rPr>
        <w:t xml:space="preserve"> and MKE </w:t>
      </w:r>
      <w:ins w:id="19" w:author="David Schoeman" w:date="2019-04-12T09:50:00Z">
        <w:r w:rsidR="009C33F0">
          <w:rPr>
            <w:noProof/>
          </w:rPr>
          <w:t xml:space="preserve">(red) </w:t>
        </w:r>
      </w:ins>
      <w:r>
        <w:rPr>
          <w:noProof/>
        </w:rPr>
        <w:t>are indicated on the left and right sets of panels, respectively</w:t>
      </w:r>
      <w:commentRangeEnd w:id="17"/>
      <w:r w:rsidR="009C33F0">
        <w:rPr>
          <w:rStyle w:val="CommentReference"/>
          <w:rFonts w:ascii="Minion Pro" w:eastAsiaTheme="minorHAnsi" w:hAnsi="Minion Pro" w:cstheme="minorBidi"/>
          <w:lang w:eastAsia="en-US"/>
        </w:rPr>
        <w:commentReference w:id="17"/>
      </w:r>
      <w:r>
        <w:rPr>
          <w:noProof/>
        </w:rPr>
        <w:t xml:space="preserve"> (refer to Figure 2 for details). These panels are repeated in </w:t>
      </w:r>
      <w:r w:rsidRPr="00272FCE">
        <w:rPr>
          <w:noProof/>
        </w:rPr>
        <w:t xml:space="preserve">Appendix </w:t>
      </w:r>
      <w:r>
        <w:rPr>
          <w:noProof/>
        </w:rPr>
        <w:t>A</w:t>
      </w:r>
      <w:r w:rsidRPr="00272FCE">
        <w:rPr>
          <w:noProof/>
        </w:rPr>
        <w:t xml:space="preserve"> (Supplementary Materials</w:t>
      </w:r>
      <w:r>
        <w:rPr>
          <w:noProof/>
        </w:rPr>
        <w:t>, Figure 3</w:t>
      </w:r>
      <w:r w:rsidRPr="00272FCE">
        <w:rPr>
          <w:noProof/>
        </w:rPr>
        <w:t>)</w:t>
      </w:r>
      <w:r>
        <w:rPr>
          <w:noProof/>
        </w:rPr>
        <w:t>, where the decadal trend in MHW duration is also shown</w:t>
      </w:r>
      <w:r w:rsidRPr="00272FCE">
        <w:rPr>
          <w:noProof/>
        </w:rPr>
        <w:t>.</w:t>
      </w:r>
    </w:p>
    <w:p w14:paraId="06B8CB8C" w14:textId="77777777" w:rsidR="003B03C6" w:rsidRPr="003B03C6" w:rsidRDefault="003B03C6" w:rsidP="003B03C6">
      <w:pPr>
        <w:rPr>
          <w:lang w:eastAsia="en-ZA"/>
        </w:rPr>
      </w:pPr>
    </w:p>
    <w:sectPr w:rsidR="003B03C6" w:rsidRPr="003B03C6" w:rsidSect="00E5710C">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nthony J. Richardson" w:date="2019-04-13T14:58:00Z" w:initials="AJR">
    <w:p w14:paraId="27DD7E2E" w14:textId="28A56F89" w:rsidR="004B5943" w:rsidRDefault="004B5943">
      <w:pPr>
        <w:pStyle w:val="CommentText"/>
      </w:pPr>
      <w:r>
        <w:rPr>
          <w:rStyle w:val="CommentReference"/>
        </w:rPr>
        <w:annotationRef/>
      </w:r>
      <w:r>
        <w:t>Have you looked at the seasonality of the MHWs? Are there more in summer or winter? Maybe more in winter, as the surround water is cooler then? Worth showing their climatology? I was also wondering whether the mean SST would (maybe under the eddies) might highlight that the MHW intensity is in those areas which are just a bit cooler than the main WBC path</w:t>
      </w:r>
      <w:bookmarkStart w:id="1" w:name="_GoBack"/>
      <w:bookmarkEnd w:id="1"/>
    </w:p>
  </w:comment>
  <w:comment w:id="2" w:author="Anthony J. Richardson" w:date="2019-04-13T12:45:00Z" w:initials="AJR">
    <w:p w14:paraId="5684BD5B" w14:textId="77777777" w:rsidR="00863125" w:rsidRDefault="00863125">
      <w:pPr>
        <w:pStyle w:val="CommentText"/>
      </w:pPr>
      <w:r>
        <w:rPr>
          <w:rStyle w:val="CommentReference"/>
        </w:rPr>
        <w:annotationRef/>
      </w:r>
      <w:r>
        <w:t>Editors don’t usually like acronyms in figure legends</w:t>
      </w:r>
    </w:p>
    <w:p w14:paraId="54A9C6B3" w14:textId="77777777" w:rsidR="00863125" w:rsidRDefault="00863125">
      <w:pPr>
        <w:pStyle w:val="CommentText"/>
      </w:pPr>
    </w:p>
    <w:p w14:paraId="72BD7D3D" w14:textId="6DFA8036" w:rsidR="00863125" w:rsidRDefault="00863125">
      <w:pPr>
        <w:pStyle w:val="CommentText"/>
      </w:pPr>
      <w:r>
        <w:t>I like the polygons that you’ve drawn here and subsequent figures – works well!</w:t>
      </w:r>
    </w:p>
  </w:comment>
  <w:comment w:id="4" w:author="David Schoeman" w:date="2019-04-12T08:34:00Z" w:initials="DS">
    <w:p w14:paraId="33081431" w14:textId="77777777" w:rsidR="00832A45" w:rsidRDefault="00832A45">
      <w:pPr>
        <w:pStyle w:val="CommentText"/>
      </w:pPr>
      <w:r>
        <w:rPr>
          <w:rStyle w:val="CommentReference"/>
        </w:rPr>
        <w:annotationRef/>
      </w:r>
      <w:r>
        <w:t xml:space="preserve">Do you mean eddies here? </w:t>
      </w:r>
      <w:r w:rsidR="00DD5ACD">
        <w:t>How is a MHW identified in eddy tracks?</w:t>
      </w:r>
    </w:p>
    <w:p w14:paraId="634A785B" w14:textId="77777777" w:rsidR="004B5943" w:rsidRDefault="004B5943">
      <w:pPr>
        <w:pStyle w:val="CommentText"/>
      </w:pPr>
    </w:p>
    <w:p w14:paraId="57593EA8" w14:textId="78E943DD" w:rsidR="004B5943" w:rsidRDefault="004B5943">
      <w:pPr>
        <w:pStyle w:val="CommentText"/>
      </w:pPr>
      <w:r>
        <w:t>ANT: I WAS THINKING THE SAME – ARE THESE JUST EDDIES THAT WERE AROUND AT THAT TIME? IS THE POINT THAT THEY WERE IN THE MAIN EDDY FIELD? MORE NEEDS TO BE MADE OF THIS IF IT IS TO BE INCLUDED I THINK</w:t>
      </w:r>
    </w:p>
  </w:comment>
  <w:comment w:id="5" w:author="David Schoeman" w:date="2019-04-12T08:36:00Z" w:initials="DS">
    <w:p w14:paraId="225148B2" w14:textId="5783A184" w:rsidR="00DD5ACD" w:rsidRDefault="00DD5ACD">
      <w:pPr>
        <w:pStyle w:val="CommentText"/>
      </w:pPr>
      <w:r>
        <w:rPr>
          <w:rStyle w:val="CommentReference"/>
        </w:rPr>
        <w:annotationRef/>
      </w:r>
      <w:r>
        <w:t>Why does this period not coincide with the period in panel a?</w:t>
      </w:r>
    </w:p>
  </w:comment>
  <w:comment w:id="7" w:author="David Schoeman" w:date="2019-04-12T09:36:00Z" w:initials="DS">
    <w:p w14:paraId="7CD82F35" w14:textId="0BFCE7C8" w:rsidR="0009159E" w:rsidRDefault="0009159E">
      <w:pPr>
        <w:pStyle w:val="CommentText"/>
      </w:pPr>
      <w:r>
        <w:rPr>
          <w:rStyle w:val="CommentReference"/>
        </w:rPr>
        <w:annotationRef/>
      </w:r>
      <w:r>
        <w:t>Nice! I like the way that you’re developing this story.</w:t>
      </w:r>
    </w:p>
  </w:comment>
  <w:comment w:id="10" w:author="Anthony J. Richardson" w:date="2019-04-13T12:50:00Z" w:initials="AJR">
    <w:p w14:paraId="68FF0B3E" w14:textId="70756576" w:rsidR="00863125" w:rsidRDefault="00863125">
      <w:pPr>
        <w:pStyle w:val="CommentText"/>
      </w:pPr>
      <w:r>
        <w:rPr>
          <w:rStyle w:val="CommentReference"/>
        </w:rPr>
        <w:annotationRef/>
      </w:r>
      <w:r>
        <w:t xml:space="preserve">Is the </w:t>
      </w:r>
      <w:proofErr w:type="spellStart"/>
      <w:r>
        <w:t>the</w:t>
      </w:r>
      <w:proofErr w:type="spellEnd"/>
      <w:r>
        <w:t xml:space="preserve"> MHW intensity? If so, then we should stay consistent</w:t>
      </w:r>
    </w:p>
  </w:comment>
  <w:comment w:id="8" w:author="Anthony J. Richardson" w:date="2019-04-13T12:48:00Z" w:initials="AJR">
    <w:p w14:paraId="197F37F9" w14:textId="56006A68" w:rsidR="00863125" w:rsidRDefault="00863125">
      <w:pPr>
        <w:pStyle w:val="CommentText"/>
      </w:pPr>
      <w:r>
        <w:rPr>
          <w:rStyle w:val="CommentReference"/>
        </w:rPr>
        <w:annotationRef/>
      </w:r>
      <w:r>
        <w:t>Can you use a legend to describe the colours? This is actually easier for colour blind people than having it in the text</w:t>
      </w:r>
    </w:p>
  </w:comment>
  <w:comment w:id="11" w:author="David Schoeman" w:date="2019-04-12T09:52:00Z" w:initials="DS">
    <w:p w14:paraId="03EA3063" w14:textId="6F7B7508" w:rsidR="009C33F0" w:rsidRDefault="009C33F0">
      <w:pPr>
        <w:pStyle w:val="CommentText"/>
      </w:pPr>
      <w:r>
        <w:rPr>
          <w:rStyle w:val="CommentReference"/>
        </w:rPr>
        <w:annotationRef/>
      </w:r>
      <w:r>
        <w:t>EKE seems to nicely capture trends in intensity! Except, perhaps, for EAC. MKE and trend in frequency is nice in the GS and AC, but less clear, elsewhere</w:t>
      </w:r>
    </w:p>
  </w:comment>
  <w:comment w:id="12" w:author="Anthony J. Richardson" w:date="2019-04-13T12:53:00Z" w:initials="AJR">
    <w:p w14:paraId="16EDD0C4" w14:textId="77777777" w:rsidR="00863125" w:rsidRDefault="00863125">
      <w:pPr>
        <w:pStyle w:val="CommentText"/>
      </w:pPr>
      <w:r>
        <w:rPr>
          <w:rStyle w:val="CommentReference"/>
        </w:rPr>
        <w:annotationRef/>
      </w:r>
      <w:r>
        <w:t>Worth showing time period again I think</w:t>
      </w:r>
    </w:p>
    <w:p w14:paraId="7D7FC7C8" w14:textId="77777777" w:rsidR="00863125" w:rsidRDefault="00863125">
      <w:pPr>
        <w:pStyle w:val="CommentText"/>
      </w:pPr>
      <w:r>
        <w:t xml:space="preserve">Can’t see the </w:t>
      </w:r>
      <w:proofErr w:type="spellStart"/>
      <w:r>
        <w:t>oC</w:t>
      </w:r>
      <w:proofErr w:type="spellEnd"/>
      <w:r>
        <w:t>/</w:t>
      </w:r>
      <w:proofErr w:type="spellStart"/>
      <w:r>
        <w:t>dec</w:t>
      </w:r>
      <w:proofErr w:type="spellEnd"/>
      <w:r>
        <w:t xml:space="preserve"> numbers for </w:t>
      </w:r>
      <w:proofErr w:type="spellStart"/>
      <w:r>
        <w:t>legend</w:t>
      </w:r>
      <w:proofErr w:type="spellEnd"/>
      <w:r>
        <w:t xml:space="preserve"> for the top 2 graphs. And one of the events/</w:t>
      </w:r>
      <w:proofErr w:type="spellStart"/>
      <w:r>
        <w:t>dec</w:t>
      </w:r>
      <w:proofErr w:type="spellEnd"/>
      <w:r>
        <w:t xml:space="preserve"> legend</w:t>
      </w:r>
    </w:p>
    <w:p w14:paraId="326AE596" w14:textId="77777777" w:rsidR="00863125" w:rsidRDefault="00863125">
      <w:pPr>
        <w:pStyle w:val="CommentText"/>
      </w:pPr>
    </w:p>
    <w:p w14:paraId="6F505928" w14:textId="3F2E6AAF" w:rsidR="00863125" w:rsidRDefault="00863125">
      <w:pPr>
        <w:pStyle w:val="CommentText"/>
      </w:pPr>
      <w:r>
        <w:t xml:space="preserve">Agree with Dave – nice </w:t>
      </w:r>
      <w:proofErr w:type="spellStart"/>
      <w:r>
        <w:t>match up</w:t>
      </w:r>
      <w:proofErr w:type="spellEnd"/>
      <w:r>
        <w:t xml:space="preserve"> between EKE and MHW tends, except for EAC. </w:t>
      </w:r>
      <w:r w:rsidR="003871E8">
        <w:t>The EAC has probably strengthened more than any other WBC</w:t>
      </w:r>
    </w:p>
  </w:comment>
  <w:comment w:id="16" w:author="David Schoeman" w:date="2019-04-12T09:49:00Z" w:initials="DS">
    <w:p w14:paraId="787822FE" w14:textId="46261D43" w:rsidR="009C33F0" w:rsidRDefault="009C33F0">
      <w:pPr>
        <w:pStyle w:val="CommentText"/>
      </w:pPr>
      <w:r>
        <w:rPr>
          <w:rStyle w:val="CommentReference"/>
        </w:rPr>
        <w:annotationRef/>
      </w:r>
      <w:r>
        <w:t>Doesn’t match the legend: “(events/</w:t>
      </w:r>
      <w:proofErr w:type="spellStart"/>
      <w:r>
        <w:t>dec</w:t>
      </w:r>
      <w:proofErr w:type="spellEnd"/>
      <w:r>
        <w:t>)”</w:t>
      </w:r>
    </w:p>
  </w:comment>
  <w:comment w:id="17" w:author="David Schoeman" w:date="2019-04-12T09:50:00Z" w:initials="DS">
    <w:p w14:paraId="6DE8C3D9" w14:textId="2156398A" w:rsidR="009C33F0" w:rsidRDefault="009C33F0">
      <w:pPr>
        <w:pStyle w:val="CommentText"/>
      </w:pPr>
      <w:r>
        <w:rPr>
          <w:rStyle w:val="CommentReference"/>
        </w:rPr>
        <w:annotationRef/>
      </w:r>
      <w:r>
        <w:t>Why not both? I realise that the red might be obscured, but some rationale is needed for why EKE fits with trend in intensity, whereas MKE fits with trends in frequency…?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DD7E2E" w15:done="0"/>
  <w15:commentEx w15:paraId="72BD7D3D" w15:done="0"/>
  <w15:commentEx w15:paraId="57593EA8" w15:done="0"/>
  <w15:commentEx w15:paraId="225148B2" w15:done="0"/>
  <w15:commentEx w15:paraId="7CD82F35" w15:done="0"/>
  <w15:commentEx w15:paraId="68FF0B3E" w15:done="0"/>
  <w15:commentEx w15:paraId="197F37F9" w15:done="0"/>
  <w15:commentEx w15:paraId="03EA3063" w15:done="0"/>
  <w15:commentEx w15:paraId="6F505928" w15:done="0"/>
  <w15:commentEx w15:paraId="787822FE" w15:done="0"/>
  <w15:commentEx w15:paraId="6DE8C3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DD7E2E" w16cid:durableId="205C777D"/>
  <w16cid:commentId w16cid:paraId="72BD7D3D" w16cid:durableId="205C5863"/>
  <w16cid:commentId w16cid:paraId="57593EA8" w16cid:durableId="205ACC11"/>
  <w16cid:commentId w16cid:paraId="225148B2" w16cid:durableId="205ACC76"/>
  <w16cid:commentId w16cid:paraId="7CD82F35" w16cid:durableId="205ADAAD"/>
  <w16cid:commentId w16cid:paraId="68FF0B3E" w16cid:durableId="205C5995"/>
  <w16cid:commentId w16cid:paraId="197F37F9" w16cid:durableId="205C5939"/>
  <w16cid:commentId w16cid:paraId="03EA3063" w16cid:durableId="205ADE5E"/>
  <w16cid:commentId w16cid:paraId="6F505928" w16cid:durableId="205C5A58"/>
  <w16cid:commentId w16cid:paraId="787822FE" w16cid:durableId="205ADD9C"/>
  <w16cid:commentId w16cid:paraId="6DE8C3D9" w16cid:durableId="205ADDF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ndara">
    <w:panose1 w:val="020B0604020202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Minion Pro">
    <w:altName w:val="Cambria"/>
    <w:panose1 w:val="020B0604020202020204"/>
    <w:charset w:val="00"/>
    <w:family w:val="roman"/>
    <w:notTrueType/>
    <w:pitch w:val="variable"/>
    <w:sig w:usb0="60000287" w:usb1="00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HGｺﾞｼｯｸM">
    <w:panose1 w:val="020B0604020202020204"/>
    <w:charset w:val="00"/>
    <w:family w:val="roman"/>
    <w:pitch w:val="default"/>
  </w:font>
  <w:font w:name="Myriad Pro">
    <w:altName w:val="Calibri"/>
    <w:panose1 w:val="020B0604020202020204"/>
    <w:charset w:val="00"/>
    <w:family w:val="swiss"/>
    <w:notTrueType/>
    <w:pitch w:val="variable"/>
    <w:sig w:usb0="20000287" w:usb1="00000001" w:usb2="00000000" w:usb3="00000000" w:csb0="0000019F" w:csb1="00000000"/>
  </w:font>
  <w:font w:name="Calibri">
    <w:panose1 w:val="020F0502020204030204"/>
    <w:charset w:val="00"/>
    <w:family w:val="swiss"/>
    <w:pitch w:val="variable"/>
    <w:sig w:usb0="E0002AFF" w:usb1="C000ACFF" w:usb2="00000009" w:usb3="00000000" w:csb0="000001FF" w:csb1="00000000"/>
  </w:font>
  <w:font w:name="PT Serif">
    <w:panose1 w:val="020A0603040505020204"/>
    <w:charset w:val="4D"/>
    <w:family w:val="roman"/>
    <w:pitch w:val="variable"/>
    <w:sig w:usb0="A00002EF" w:usb1="5000204B" w:usb2="00000000" w:usb3="00000000" w:csb0="000000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87894"/>
    <w:multiLevelType w:val="multilevel"/>
    <w:tmpl w:val="1988E64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7833C1D"/>
    <w:multiLevelType w:val="multilevel"/>
    <w:tmpl w:val="DC5C3FF0"/>
    <w:lvl w:ilvl="0">
      <w:start w:val="1"/>
      <w:numFmt w:val="decimal"/>
      <w:lvlText w:val="%1."/>
      <w:lvlJc w:val="left"/>
      <w:pPr>
        <w:ind w:left="785" w:hanging="360"/>
      </w:pPr>
    </w:lvl>
    <w:lvl w:ilvl="1">
      <w:start w:val="1"/>
      <w:numFmt w:val="decimal"/>
      <w:pStyle w:val="Heading2"/>
      <w:lvlText w:val="%1.%2."/>
      <w:lvlJc w:val="left"/>
      <w:pPr>
        <w:ind w:left="1217" w:hanging="432"/>
      </w:pPr>
    </w:lvl>
    <w:lvl w:ilvl="2">
      <w:start w:val="1"/>
      <w:numFmt w:val="decimal"/>
      <w:lvlText w:val="%1.%2.%3."/>
      <w:lvlJc w:val="left"/>
      <w:pPr>
        <w:ind w:left="1649" w:hanging="504"/>
      </w:pPr>
    </w:lvl>
    <w:lvl w:ilvl="3">
      <w:start w:val="1"/>
      <w:numFmt w:val="decimal"/>
      <w:lvlText w:val="%1.%2.%3.%4."/>
      <w:lvlJc w:val="left"/>
      <w:pPr>
        <w:ind w:left="2153" w:hanging="648"/>
      </w:pPr>
    </w:lvl>
    <w:lvl w:ilvl="4">
      <w:start w:val="1"/>
      <w:numFmt w:val="decimal"/>
      <w:lvlText w:val="%1.%2.%3.%4.%5."/>
      <w:lvlJc w:val="left"/>
      <w:pPr>
        <w:ind w:left="2657" w:hanging="792"/>
      </w:pPr>
    </w:lvl>
    <w:lvl w:ilvl="5">
      <w:start w:val="1"/>
      <w:numFmt w:val="decimal"/>
      <w:lvlText w:val="%1.%2.%3.%4.%5.%6."/>
      <w:lvlJc w:val="left"/>
      <w:pPr>
        <w:ind w:left="3161" w:hanging="936"/>
      </w:pPr>
    </w:lvl>
    <w:lvl w:ilvl="6">
      <w:start w:val="1"/>
      <w:numFmt w:val="decimal"/>
      <w:lvlText w:val="%1.%2.%3.%4.%5.%6.%7."/>
      <w:lvlJc w:val="left"/>
      <w:pPr>
        <w:ind w:left="3665" w:hanging="1080"/>
      </w:pPr>
    </w:lvl>
    <w:lvl w:ilvl="7">
      <w:start w:val="1"/>
      <w:numFmt w:val="decimal"/>
      <w:lvlText w:val="%1.%2.%3.%4.%5.%6.%7.%8."/>
      <w:lvlJc w:val="left"/>
      <w:pPr>
        <w:ind w:left="4169" w:hanging="1224"/>
      </w:pPr>
    </w:lvl>
    <w:lvl w:ilvl="8">
      <w:start w:val="1"/>
      <w:numFmt w:val="decimal"/>
      <w:lvlText w:val="%1.%2.%3.%4.%5.%6.%7.%8.%9."/>
      <w:lvlJc w:val="left"/>
      <w:pPr>
        <w:ind w:left="4745" w:hanging="144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Schoeman">
    <w15:presenceInfo w15:providerId="AD" w15:userId="S::dschoema@usc.edu.au::a96aab81-8121-4809-be1c-4a07cead95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87"/>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FCE"/>
    <w:rsid w:val="00017E5C"/>
    <w:rsid w:val="00030417"/>
    <w:rsid w:val="0009159E"/>
    <w:rsid w:val="000B27BC"/>
    <w:rsid w:val="001031B5"/>
    <w:rsid w:val="00107473"/>
    <w:rsid w:val="001274E8"/>
    <w:rsid w:val="00157818"/>
    <w:rsid w:val="00166BCB"/>
    <w:rsid w:val="00185C39"/>
    <w:rsid w:val="001F1D06"/>
    <w:rsid w:val="002107BD"/>
    <w:rsid w:val="002225B2"/>
    <w:rsid w:val="00225A9A"/>
    <w:rsid w:val="00272FCE"/>
    <w:rsid w:val="0029262A"/>
    <w:rsid w:val="002F7387"/>
    <w:rsid w:val="003125E6"/>
    <w:rsid w:val="00356F52"/>
    <w:rsid w:val="003818C3"/>
    <w:rsid w:val="003871E8"/>
    <w:rsid w:val="003B03C6"/>
    <w:rsid w:val="00401038"/>
    <w:rsid w:val="00414CE6"/>
    <w:rsid w:val="00481882"/>
    <w:rsid w:val="00490F66"/>
    <w:rsid w:val="004920E0"/>
    <w:rsid w:val="004B0A81"/>
    <w:rsid w:val="004B5943"/>
    <w:rsid w:val="004C7FC8"/>
    <w:rsid w:val="004E3F06"/>
    <w:rsid w:val="00553753"/>
    <w:rsid w:val="005A453D"/>
    <w:rsid w:val="005C3123"/>
    <w:rsid w:val="005D274B"/>
    <w:rsid w:val="005F1FE7"/>
    <w:rsid w:val="0069167A"/>
    <w:rsid w:val="006B0C11"/>
    <w:rsid w:val="0070063B"/>
    <w:rsid w:val="007B7B1A"/>
    <w:rsid w:val="007F4A31"/>
    <w:rsid w:val="008273C1"/>
    <w:rsid w:val="00832A45"/>
    <w:rsid w:val="0084292E"/>
    <w:rsid w:val="00863125"/>
    <w:rsid w:val="008675FB"/>
    <w:rsid w:val="00892365"/>
    <w:rsid w:val="008E100E"/>
    <w:rsid w:val="0091359B"/>
    <w:rsid w:val="00933600"/>
    <w:rsid w:val="00994C08"/>
    <w:rsid w:val="009C33F0"/>
    <w:rsid w:val="009D5AA0"/>
    <w:rsid w:val="00A70F43"/>
    <w:rsid w:val="00AB7E08"/>
    <w:rsid w:val="00B36757"/>
    <w:rsid w:val="00B96CEB"/>
    <w:rsid w:val="00BA6081"/>
    <w:rsid w:val="00BE57D2"/>
    <w:rsid w:val="00BF2F35"/>
    <w:rsid w:val="00C05ECB"/>
    <w:rsid w:val="00C50E49"/>
    <w:rsid w:val="00C510DA"/>
    <w:rsid w:val="00C51E77"/>
    <w:rsid w:val="00CD0BDD"/>
    <w:rsid w:val="00CE732F"/>
    <w:rsid w:val="00D62722"/>
    <w:rsid w:val="00DD533F"/>
    <w:rsid w:val="00DD5ACD"/>
    <w:rsid w:val="00DE3E69"/>
    <w:rsid w:val="00E14FB7"/>
    <w:rsid w:val="00E24771"/>
    <w:rsid w:val="00E51120"/>
    <w:rsid w:val="00E5710C"/>
    <w:rsid w:val="00E6792B"/>
    <w:rsid w:val="00E80EE8"/>
    <w:rsid w:val="00EC4043"/>
    <w:rsid w:val="00ED7A22"/>
    <w:rsid w:val="00F169BF"/>
    <w:rsid w:val="00F260AA"/>
    <w:rsid w:val="00F525DC"/>
    <w:rsid w:val="00F842A8"/>
    <w:rsid w:val="00F9498E"/>
    <w:rsid w:val="00FF5219"/>
    <w:rsid w:val="00FF5ED5"/>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412FF"/>
  <w15:chartTrackingRefBased/>
  <w15:docId w15:val="{197D99FD-73D9-AF4A-AC6F-4908B4797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A6081"/>
    <w:pPr>
      <w:spacing w:after="200"/>
    </w:pPr>
    <w:rPr>
      <w:rFonts w:ascii="Minion Pro" w:hAnsi="Minion Pro"/>
      <w:lang w:val="en-ZA"/>
    </w:rPr>
  </w:style>
  <w:style w:type="paragraph" w:styleId="Heading1">
    <w:name w:val="heading 1"/>
    <w:basedOn w:val="Normal"/>
    <w:next w:val="BodyText"/>
    <w:link w:val="Heading1Char"/>
    <w:autoRedefine/>
    <w:uiPriority w:val="9"/>
    <w:qFormat/>
    <w:rsid w:val="00DE3E69"/>
    <w:pPr>
      <w:keepNext/>
      <w:keepLines/>
      <w:spacing w:before="480" w:after="0" w:line="240" w:lineRule="auto"/>
      <w:outlineLvl w:val="0"/>
    </w:pPr>
    <w:rPr>
      <w:rFonts w:ascii="Arial" w:eastAsiaTheme="majorEastAsia" w:hAnsi="Arial" w:cstheme="majorBidi"/>
      <w:b/>
      <w:bCs/>
      <w:color w:val="000000" w:themeColor="text1"/>
      <w:szCs w:val="32"/>
      <w:lang w:val="en-US"/>
    </w:rPr>
  </w:style>
  <w:style w:type="paragraph" w:styleId="Heading2">
    <w:name w:val="heading 2"/>
    <w:basedOn w:val="Normal"/>
    <w:next w:val="Normal"/>
    <w:link w:val="Heading2Char"/>
    <w:autoRedefine/>
    <w:uiPriority w:val="9"/>
    <w:unhideWhenUsed/>
    <w:qFormat/>
    <w:rsid w:val="00BA6081"/>
    <w:pPr>
      <w:keepNext/>
      <w:keepLines/>
      <w:numPr>
        <w:ilvl w:val="1"/>
        <w:numId w:val="1"/>
      </w:numPr>
      <w:autoSpaceDE w:val="0"/>
      <w:autoSpaceDN w:val="0"/>
      <w:adjustRightInd w:val="0"/>
      <w:spacing w:before="200" w:after="0" w:line="360" w:lineRule="auto"/>
      <w:outlineLvl w:val="1"/>
    </w:pPr>
    <w:rPr>
      <w:rFonts w:ascii="Myriad Pro" w:eastAsiaTheme="majorEastAsia" w:hAnsi="Myriad Pro" w:cstheme="majorBidi"/>
      <w:b/>
      <w:color w:val="000000" w:themeColor="text1"/>
      <w:szCs w:val="26"/>
      <w:lang w:val="en-GB" w:eastAsia="en-GB"/>
    </w:rPr>
  </w:style>
  <w:style w:type="paragraph" w:styleId="Heading3">
    <w:name w:val="heading 3"/>
    <w:basedOn w:val="Normal"/>
    <w:next w:val="Normal"/>
    <w:link w:val="Heading3Char"/>
    <w:autoRedefine/>
    <w:uiPriority w:val="9"/>
    <w:unhideWhenUsed/>
    <w:qFormat/>
    <w:rsid w:val="00BA6081"/>
    <w:pPr>
      <w:keepNext/>
      <w:keepLines/>
      <w:numPr>
        <w:ilvl w:val="2"/>
        <w:numId w:val="2"/>
      </w:numPr>
      <w:autoSpaceDE w:val="0"/>
      <w:autoSpaceDN w:val="0"/>
      <w:adjustRightInd w:val="0"/>
      <w:spacing w:before="200" w:after="0" w:line="240" w:lineRule="auto"/>
      <w:ind w:left="1649" w:hanging="504"/>
      <w:outlineLvl w:val="2"/>
    </w:pPr>
    <w:rPr>
      <w:rFonts w:ascii="Myriad Pro" w:eastAsiaTheme="majorEastAsia" w:hAnsi="Myriad Pro" w:cstheme="majorBidi"/>
      <w:b/>
      <w:color w:val="000000" w:themeColor="text1"/>
      <w:sz w:val="20"/>
      <w:szCs w:val="24"/>
      <w:lang w:val="en-GB" w:eastAsia="en-GB"/>
    </w:rPr>
  </w:style>
  <w:style w:type="paragraph" w:styleId="Heading4">
    <w:name w:val="heading 4"/>
    <w:basedOn w:val="Normal"/>
    <w:next w:val="Normal"/>
    <w:link w:val="Heading4Char"/>
    <w:autoRedefine/>
    <w:uiPriority w:val="9"/>
    <w:unhideWhenUsed/>
    <w:qFormat/>
    <w:rsid w:val="00BA6081"/>
    <w:pPr>
      <w:keepNext/>
      <w:keepLines/>
      <w:autoSpaceDE w:val="0"/>
      <w:autoSpaceDN w:val="0"/>
      <w:adjustRightInd w:val="0"/>
      <w:spacing w:before="200" w:after="0" w:line="240" w:lineRule="auto"/>
      <w:ind w:left="425"/>
      <w:outlineLvl w:val="3"/>
    </w:pPr>
    <w:rPr>
      <w:rFonts w:ascii="Myriad Pro" w:eastAsiaTheme="majorEastAsia" w:hAnsi="Myriad Pro" w:cstheme="majorBidi"/>
      <w:b/>
      <w:i/>
      <w:iCs/>
      <w:color w:val="000000" w:themeColor="text1"/>
      <w:sz w:val="20"/>
      <w:szCs w:val="24"/>
      <w:lang w:val="en-GB" w:eastAsia="en-GB"/>
    </w:rPr>
  </w:style>
  <w:style w:type="paragraph" w:styleId="Heading5">
    <w:name w:val="heading 5"/>
    <w:basedOn w:val="Normal"/>
    <w:next w:val="Normal"/>
    <w:link w:val="Heading5Char"/>
    <w:uiPriority w:val="9"/>
    <w:unhideWhenUsed/>
    <w:qFormat/>
    <w:rsid w:val="00FF5ED5"/>
    <w:pPr>
      <w:pBdr>
        <w:bottom w:val="single" w:sz="6" w:space="1" w:color="3494BA" w:themeColor="accent1"/>
      </w:pBdr>
      <w:spacing w:before="300" w:after="0"/>
      <w:outlineLvl w:val="4"/>
    </w:pPr>
    <w:rPr>
      <w:caps/>
      <w:color w:val="276E8B" w:themeColor="accent1" w:themeShade="BF"/>
      <w:spacing w:val="10"/>
    </w:rPr>
  </w:style>
  <w:style w:type="paragraph" w:styleId="Heading6">
    <w:name w:val="heading 6"/>
    <w:basedOn w:val="Normal"/>
    <w:next w:val="Normal"/>
    <w:link w:val="Heading6Char"/>
    <w:uiPriority w:val="9"/>
    <w:unhideWhenUsed/>
    <w:qFormat/>
    <w:rsid w:val="00FF5ED5"/>
    <w:pPr>
      <w:pBdr>
        <w:bottom w:val="dotted" w:sz="6" w:space="1" w:color="3494BA" w:themeColor="accent1"/>
      </w:pBdr>
      <w:spacing w:before="3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FF5ED5"/>
    <w:pPr>
      <w:spacing w:before="3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FF5ED5"/>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F5ED5"/>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3E69"/>
    <w:rPr>
      <w:rFonts w:ascii="Arial" w:eastAsiaTheme="majorEastAsia" w:hAnsi="Arial" w:cstheme="majorBidi"/>
      <w:b/>
      <w:bCs/>
      <w:color w:val="000000" w:themeColor="text1"/>
      <w:szCs w:val="32"/>
    </w:rPr>
  </w:style>
  <w:style w:type="character" w:customStyle="1" w:styleId="Heading2Char">
    <w:name w:val="Heading 2 Char"/>
    <w:basedOn w:val="DefaultParagraphFont"/>
    <w:link w:val="Heading2"/>
    <w:uiPriority w:val="9"/>
    <w:rsid w:val="00BA6081"/>
    <w:rPr>
      <w:rFonts w:ascii="Myriad Pro" w:eastAsiaTheme="majorEastAsia" w:hAnsi="Myriad Pro" w:cstheme="majorBidi"/>
      <w:b/>
      <w:color w:val="000000" w:themeColor="text1"/>
      <w:szCs w:val="26"/>
      <w:lang w:val="en-GB" w:eastAsia="en-GB"/>
    </w:rPr>
  </w:style>
  <w:style w:type="character" w:customStyle="1" w:styleId="Heading3Char">
    <w:name w:val="Heading 3 Char"/>
    <w:basedOn w:val="DefaultParagraphFont"/>
    <w:link w:val="Heading3"/>
    <w:uiPriority w:val="9"/>
    <w:rsid w:val="00BA6081"/>
    <w:rPr>
      <w:rFonts w:ascii="Myriad Pro" w:eastAsiaTheme="majorEastAsia" w:hAnsi="Myriad Pro" w:cstheme="majorBidi"/>
      <w:b/>
      <w:color w:val="000000" w:themeColor="text1"/>
      <w:sz w:val="20"/>
      <w:szCs w:val="24"/>
      <w:lang w:val="en-GB" w:eastAsia="en-GB"/>
    </w:rPr>
  </w:style>
  <w:style w:type="character" w:customStyle="1" w:styleId="Heading4Char">
    <w:name w:val="Heading 4 Char"/>
    <w:basedOn w:val="DefaultParagraphFont"/>
    <w:link w:val="Heading4"/>
    <w:uiPriority w:val="9"/>
    <w:rsid w:val="00BA6081"/>
    <w:rPr>
      <w:rFonts w:ascii="Myriad Pro" w:eastAsiaTheme="majorEastAsia" w:hAnsi="Myriad Pro" w:cstheme="majorBidi"/>
      <w:b/>
      <w:i/>
      <w:iCs/>
      <w:color w:val="000000" w:themeColor="text1"/>
      <w:sz w:val="20"/>
      <w:szCs w:val="24"/>
      <w:lang w:val="en-GB" w:eastAsia="en-GB"/>
    </w:rPr>
  </w:style>
  <w:style w:type="character" w:customStyle="1" w:styleId="Heading5Char">
    <w:name w:val="Heading 5 Char"/>
    <w:basedOn w:val="DefaultParagraphFont"/>
    <w:link w:val="Heading5"/>
    <w:uiPriority w:val="9"/>
    <w:rsid w:val="00FF5ED5"/>
    <w:rPr>
      <w:caps/>
      <w:color w:val="276E8B" w:themeColor="accent1" w:themeShade="BF"/>
      <w:spacing w:val="10"/>
    </w:rPr>
  </w:style>
  <w:style w:type="character" w:customStyle="1" w:styleId="Heading6Char">
    <w:name w:val="Heading 6 Char"/>
    <w:basedOn w:val="DefaultParagraphFont"/>
    <w:link w:val="Heading6"/>
    <w:uiPriority w:val="9"/>
    <w:rsid w:val="00FF5ED5"/>
    <w:rPr>
      <w:caps/>
      <w:color w:val="276E8B" w:themeColor="accent1" w:themeShade="BF"/>
      <w:spacing w:val="10"/>
    </w:rPr>
  </w:style>
  <w:style w:type="character" w:customStyle="1" w:styleId="Heading7Char">
    <w:name w:val="Heading 7 Char"/>
    <w:basedOn w:val="DefaultParagraphFont"/>
    <w:link w:val="Heading7"/>
    <w:uiPriority w:val="9"/>
    <w:semiHidden/>
    <w:rsid w:val="00FF5ED5"/>
    <w:rPr>
      <w:caps/>
      <w:color w:val="276E8B" w:themeColor="accent1" w:themeShade="BF"/>
      <w:spacing w:val="10"/>
    </w:rPr>
  </w:style>
  <w:style w:type="character" w:customStyle="1" w:styleId="Heading8Char">
    <w:name w:val="Heading 8 Char"/>
    <w:basedOn w:val="DefaultParagraphFont"/>
    <w:link w:val="Heading8"/>
    <w:uiPriority w:val="9"/>
    <w:semiHidden/>
    <w:rsid w:val="00FF5ED5"/>
    <w:rPr>
      <w:caps/>
      <w:spacing w:val="10"/>
      <w:sz w:val="18"/>
      <w:szCs w:val="18"/>
    </w:rPr>
  </w:style>
  <w:style w:type="character" w:customStyle="1" w:styleId="Heading9Char">
    <w:name w:val="Heading 9 Char"/>
    <w:basedOn w:val="DefaultParagraphFont"/>
    <w:link w:val="Heading9"/>
    <w:uiPriority w:val="9"/>
    <w:semiHidden/>
    <w:rsid w:val="00FF5ED5"/>
    <w:rPr>
      <w:i/>
      <w:caps/>
      <w:spacing w:val="10"/>
      <w:sz w:val="18"/>
      <w:szCs w:val="18"/>
    </w:rPr>
  </w:style>
  <w:style w:type="paragraph" w:styleId="Caption">
    <w:name w:val="caption"/>
    <w:basedOn w:val="Normal"/>
    <w:next w:val="Normal"/>
    <w:autoRedefine/>
    <w:uiPriority w:val="35"/>
    <w:unhideWhenUsed/>
    <w:qFormat/>
    <w:rsid w:val="00BA6081"/>
    <w:pPr>
      <w:autoSpaceDE w:val="0"/>
      <w:autoSpaceDN w:val="0"/>
      <w:adjustRightInd w:val="0"/>
      <w:spacing w:after="0" w:line="240" w:lineRule="auto"/>
    </w:pPr>
    <w:rPr>
      <w:rFonts w:ascii="Myriad Pro" w:eastAsia="Calibri" w:hAnsi="Myriad Pro" w:cs="Times New Roman"/>
      <w:sz w:val="20"/>
      <w:szCs w:val="18"/>
      <w:lang w:eastAsia="en-ZA"/>
    </w:rPr>
  </w:style>
  <w:style w:type="paragraph" w:styleId="Title">
    <w:name w:val="Title"/>
    <w:basedOn w:val="Normal"/>
    <w:next w:val="BodyText"/>
    <w:link w:val="TitleChar"/>
    <w:autoRedefine/>
    <w:qFormat/>
    <w:rsid w:val="00F9498E"/>
    <w:pPr>
      <w:keepNext/>
      <w:keepLines/>
      <w:spacing w:before="480" w:after="240" w:line="240" w:lineRule="auto"/>
      <w:jc w:val="center"/>
    </w:pPr>
    <w:rPr>
      <w:rFonts w:ascii="PT Serif" w:eastAsiaTheme="majorEastAsia" w:hAnsi="PT Serif" w:cstheme="majorBidi"/>
      <w:b/>
      <w:bCs/>
      <w:color w:val="000000" w:themeColor="text1"/>
      <w:sz w:val="24"/>
      <w:szCs w:val="36"/>
    </w:rPr>
  </w:style>
  <w:style w:type="character" w:customStyle="1" w:styleId="TitleChar">
    <w:name w:val="Title Char"/>
    <w:basedOn w:val="DefaultParagraphFont"/>
    <w:link w:val="Title"/>
    <w:rsid w:val="00F9498E"/>
    <w:rPr>
      <w:rFonts w:ascii="PT Serif" w:eastAsiaTheme="majorEastAsia" w:hAnsi="PT Serif" w:cstheme="majorBidi"/>
      <w:b/>
      <w:bCs/>
      <w:color w:val="000000" w:themeColor="text1"/>
      <w:sz w:val="24"/>
      <w:szCs w:val="36"/>
    </w:rPr>
  </w:style>
  <w:style w:type="paragraph" w:styleId="Subtitle">
    <w:name w:val="Subtitle"/>
    <w:basedOn w:val="Normal"/>
    <w:next w:val="Normal"/>
    <w:link w:val="SubtitleChar"/>
    <w:uiPriority w:val="11"/>
    <w:qFormat/>
    <w:rsid w:val="00FF5ED5"/>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F5ED5"/>
    <w:rPr>
      <w:caps/>
      <w:color w:val="595959" w:themeColor="text1" w:themeTint="A6"/>
      <w:spacing w:val="10"/>
      <w:sz w:val="24"/>
      <w:szCs w:val="24"/>
    </w:rPr>
  </w:style>
  <w:style w:type="character" w:styleId="Strong">
    <w:name w:val="Strong"/>
    <w:uiPriority w:val="22"/>
    <w:qFormat/>
    <w:rsid w:val="00FF5ED5"/>
    <w:rPr>
      <w:b/>
      <w:bCs/>
    </w:rPr>
  </w:style>
  <w:style w:type="character" w:styleId="Emphasis">
    <w:name w:val="Emphasis"/>
    <w:uiPriority w:val="20"/>
    <w:qFormat/>
    <w:rsid w:val="00FF5ED5"/>
    <w:rPr>
      <w:caps/>
      <w:color w:val="1A495C" w:themeColor="accent1" w:themeShade="7F"/>
      <w:spacing w:val="5"/>
    </w:rPr>
  </w:style>
  <w:style w:type="paragraph" w:styleId="NoSpacing">
    <w:name w:val="No Spacing"/>
    <w:basedOn w:val="Normal"/>
    <w:link w:val="NoSpacingChar"/>
    <w:uiPriority w:val="1"/>
    <w:qFormat/>
    <w:rsid w:val="00FF5ED5"/>
    <w:pPr>
      <w:spacing w:after="0" w:line="240" w:lineRule="auto"/>
    </w:pPr>
  </w:style>
  <w:style w:type="character" w:customStyle="1" w:styleId="NoSpacingChar">
    <w:name w:val="No Spacing Char"/>
    <w:basedOn w:val="DefaultParagraphFont"/>
    <w:link w:val="NoSpacing"/>
    <w:uiPriority w:val="1"/>
    <w:rsid w:val="00FF5ED5"/>
    <w:rPr>
      <w:sz w:val="20"/>
      <w:szCs w:val="20"/>
    </w:rPr>
  </w:style>
  <w:style w:type="paragraph" w:styleId="ListParagraph">
    <w:name w:val="List Paragraph"/>
    <w:basedOn w:val="Normal"/>
    <w:uiPriority w:val="34"/>
    <w:qFormat/>
    <w:rsid w:val="00FF5ED5"/>
    <w:pPr>
      <w:ind w:left="720"/>
      <w:contextualSpacing/>
    </w:pPr>
  </w:style>
  <w:style w:type="paragraph" w:styleId="Quote">
    <w:name w:val="Quote"/>
    <w:basedOn w:val="Normal"/>
    <w:next w:val="Normal"/>
    <w:link w:val="QuoteChar"/>
    <w:uiPriority w:val="29"/>
    <w:qFormat/>
    <w:rsid w:val="00FF5ED5"/>
    <w:rPr>
      <w:i/>
      <w:iCs/>
    </w:rPr>
  </w:style>
  <w:style w:type="character" w:customStyle="1" w:styleId="QuoteChar">
    <w:name w:val="Quote Char"/>
    <w:basedOn w:val="DefaultParagraphFont"/>
    <w:link w:val="Quote"/>
    <w:uiPriority w:val="29"/>
    <w:rsid w:val="00FF5ED5"/>
    <w:rPr>
      <w:i/>
      <w:iCs/>
      <w:sz w:val="20"/>
      <w:szCs w:val="20"/>
    </w:rPr>
  </w:style>
  <w:style w:type="paragraph" w:styleId="IntenseQuote">
    <w:name w:val="Intense Quote"/>
    <w:basedOn w:val="Normal"/>
    <w:next w:val="Normal"/>
    <w:link w:val="IntenseQuoteChar"/>
    <w:uiPriority w:val="30"/>
    <w:qFormat/>
    <w:rsid w:val="00FF5ED5"/>
    <w:pPr>
      <w:pBdr>
        <w:top w:val="single" w:sz="4" w:space="10" w:color="3494BA" w:themeColor="accent1"/>
        <w:left w:val="single" w:sz="4" w:space="10" w:color="3494BA" w:themeColor="accent1"/>
      </w:pBdr>
      <w:spacing w:after="0"/>
      <w:ind w:left="1296" w:right="1152"/>
      <w:jc w:val="both"/>
    </w:pPr>
    <w:rPr>
      <w:i/>
      <w:iCs/>
      <w:color w:val="3494BA" w:themeColor="accent1"/>
    </w:rPr>
  </w:style>
  <w:style w:type="character" w:customStyle="1" w:styleId="IntenseQuoteChar">
    <w:name w:val="Intense Quote Char"/>
    <w:basedOn w:val="DefaultParagraphFont"/>
    <w:link w:val="IntenseQuote"/>
    <w:uiPriority w:val="30"/>
    <w:rsid w:val="00FF5ED5"/>
    <w:rPr>
      <w:i/>
      <w:iCs/>
      <w:color w:val="3494BA" w:themeColor="accent1"/>
      <w:sz w:val="20"/>
      <w:szCs w:val="20"/>
    </w:rPr>
  </w:style>
  <w:style w:type="character" w:styleId="SubtleEmphasis">
    <w:name w:val="Subtle Emphasis"/>
    <w:uiPriority w:val="19"/>
    <w:qFormat/>
    <w:rsid w:val="00FF5ED5"/>
    <w:rPr>
      <w:i/>
      <w:iCs/>
      <w:color w:val="1A495C" w:themeColor="accent1" w:themeShade="7F"/>
    </w:rPr>
  </w:style>
  <w:style w:type="character" w:styleId="IntenseEmphasis">
    <w:name w:val="Intense Emphasis"/>
    <w:uiPriority w:val="21"/>
    <w:qFormat/>
    <w:rsid w:val="00FF5ED5"/>
    <w:rPr>
      <w:b/>
      <w:bCs/>
      <w:caps/>
      <w:color w:val="1A495C" w:themeColor="accent1" w:themeShade="7F"/>
      <w:spacing w:val="10"/>
    </w:rPr>
  </w:style>
  <w:style w:type="character" w:styleId="SubtleReference">
    <w:name w:val="Subtle Reference"/>
    <w:uiPriority w:val="31"/>
    <w:qFormat/>
    <w:rsid w:val="00FF5ED5"/>
    <w:rPr>
      <w:b/>
      <w:bCs/>
      <w:color w:val="3494BA" w:themeColor="accent1"/>
    </w:rPr>
  </w:style>
  <w:style w:type="character" w:styleId="IntenseReference">
    <w:name w:val="Intense Reference"/>
    <w:uiPriority w:val="32"/>
    <w:qFormat/>
    <w:rsid w:val="00FF5ED5"/>
    <w:rPr>
      <w:b/>
      <w:bCs/>
      <w:i/>
      <w:iCs/>
      <w:caps/>
      <w:color w:val="3494BA" w:themeColor="accent1"/>
    </w:rPr>
  </w:style>
  <w:style w:type="character" w:styleId="BookTitle">
    <w:name w:val="Book Title"/>
    <w:uiPriority w:val="33"/>
    <w:qFormat/>
    <w:rsid w:val="00FF5ED5"/>
    <w:rPr>
      <w:b/>
      <w:bCs/>
      <w:i/>
      <w:iCs/>
      <w:spacing w:val="9"/>
    </w:rPr>
  </w:style>
  <w:style w:type="paragraph" w:styleId="TOCHeading">
    <w:name w:val="TOC Heading"/>
    <w:basedOn w:val="Heading1"/>
    <w:next w:val="Normal"/>
    <w:uiPriority w:val="39"/>
    <w:semiHidden/>
    <w:unhideWhenUsed/>
    <w:qFormat/>
    <w:rsid w:val="00FF5ED5"/>
    <w:pPr>
      <w:outlineLvl w:val="9"/>
    </w:pPr>
    <w:rPr>
      <w:lang w:bidi="en-US"/>
    </w:rPr>
  </w:style>
  <w:style w:type="paragraph" w:styleId="BodyText">
    <w:name w:val="Body Text"/>
    <w:basedOn w:val="Normal"/>
    <w:link w:val="BodyTextChar"/>
    <w:autoRedefine/>
    <w:qFormat/>
    <w:rsid w:val="00F9498E"/>
    <w:pPr>
      <w:spacing w:before="180" w:after="180" w:line="240" w:lineRule="auto"/>
    </w:pPr>
    <w:rPr>
      <w:rFonts w:ascii="PT Serif" w:hAnsi="PT Serif"/>
      <w:szCs w:val="24"/>
    </w:rPr>
  </w:style>
  <w:style w:type="character" w:customStyle="1" w:styleId="BodyTextChar">
    <w:name w:val="Body Text Char"/>
    <w:basedOn w:val="DefaultParagraphFont"/>
    <w:link w:val="BodyText"/>
    <w:rsid w:val="00F9498E"/>
    <w:rPr>
      <w:rFonts w:ascii="PT Serif" w:hAnsi="PT Serif"/>
      <w:sz w:val="20"/>
      <w:szCs w:val="24"/>
    </w:rPr>
  </w:style>
  <w:style w:type="paragraph" w:styleId="BalloonText">
    <w:name w:val="Balloon Text"/>
    <w:basedOn w:val="Normal"/>
    <w:link w:val="BalloonTextChar"/>
    <w:uiPriority w:val="99"/>
    <w:semiHidden/>
    <w:unhideWhenUsed/>
    <w:rsid w:val="00832A45"/>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2A45"/>
    <w:rPr>
      <w:rFonts w:ascii="Times New Roman" w:hAnsi="Times New Roman" w:cs="Times New Roman"/>
      <w:sz w:val="18"/>
      <w:szCs w:val="18"/>
      <w:lang w:val="en-ZA"/>
    </w:rPr>
  </w:style>
  <w:style w:type="character" w:styleId="CommentReference">
    <w:name w:val="annotation reference"/>
    <w:basedOn w:val="DefaultParagraphFont"/>
    <w:uiPriority w:val="99"/>
    <w:semiHidden/>
    <w:unhideWhenUsed/>
    <w:rsid w:val="00832A45"/>
    <w:rPr>
      <w:sz w:val="16"/>
      <w:szCs w:val="16"/>
    </w:rPr>
  </w:style>
  <w:style w:type="paragraph" w:styleId="CommentText">
    <w:name w:val="annotation text"/>
    <w:basedOn w:val="Normal"/>
    <w:link w:val="CommentTextChar"/>
    <w:uiPriority w:val="99"/>
    <w:semiHidden/>
    <w:unhideWhenUsed/>
    <w:rsid w:val="00832A45"/>
    <w:pPr>
      <w:spacing w:line="240" w:lineRule="auto"/>
    </w:pPr>
    <w:rPr>
      <w:sz w:val="20"/>
      <w:szCs w:val="20"/>
    </w:rPr>
  </w:style>
  <w:style w:type="character" w:customStyle="1" w:styleId="CommentTextChar">
    <w:name w:val="Comment Text Char"/>
    <w:basedOn w:val="DefaultParagraphFont"/>
    <w:link w:val="CommentText"/>
    <w:uiPriority w:val="99"/>
    <w:semiHidden/>
    <w:rsid w:val="00832A45"/>
    <w:rPr>
      <w:rFonts w:ascii="Minion Pro" w:hAnsi="Minion Pro"/>
      <w:sz w:val="20"/>
      <w:szCs w:val="20"/>
      <w:lang w:val="en-ZA"/>
    </w:rPr>
  </w:style>
  <w:style w:type="paragraph" w:styleId="CommentSubject">
    <w:name w:val="annotation subject"/>
    <w:basedOn w:val="CommentText"/>
    <w:next w:val="CommentText"/>
    <w:link w:val="CommentSubjectChar"/>
    <w:uiPriority w:val="99"/>
    <w:semiHidden/>
    <w:unhideWhenUsed/>
    <w:rsid w:val="00832A45"/>
    <w:rPr>
      <w:b/>
      <w:bCs/>
    </w:rPr>
  </w:style>
  <w:style w:type="character" w:customStyle="1" w:styleId="CommentSubjectChar">
    <w:name w:val="Comment Subject Char"/>
    <w:basedOn w:val="CommentTextChar"/>
    <w:link w:val="CommentSubject"/>
    <w:uiPriority w:val="99"/>
    <w:semiHidden/>
    <w:rsid w:val="00832A45"/>
    <w:rPr>
      <w:rFonts w:ascii="Minion Pro" w:hAnsi="Minion Pro"/>
      <w:b/>
      <w:bCs/>
      <w:sz w:val="20"/>
      <w:szCs w:val="20"/>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967845">
      <w:bodyDiv w:val="1"/>
      <w:marLeft w:val="0"/>
      <w:marRight w:val="0"/>
      <w:marTop w:val="0"/>
      <w:marBottom w:val="0"/>
      <w:divBdr>
        <w:top w:val="none" w:sz="0" w:space="0" w:color="auto"/>
        <w:left w:val="none" w:sz="0" w:space="0" w:color="auto"/>
        <w:bottom w:val="none" w:sz="0" w:space="0" w:color="auto"/>
        <w:right w:val="none" w:sz="0" w:space="0" w:color="auto"/>
      </w:divBdr>
      <w:divsChild>
        <w:div w:id="383139159">
          <w:marLeft w:val="0"/>
          <w:marRight w:val="0"/>
          <w:marTop w:val="0"/>
          <w:marBottom w:val="0"/>
          <w:divBdr>
            <w:top w:val="none" w:sz="0" w:space="0" w:color="auto"/>
            <w:left w:val="none" w:sz="0" w:space="0" w:color="auto"/>
            <w:bottom w:val="none" w:sz="0" w:space="0" w:color="auto"/>
            <w:right w:val="none" w:sz="0" w:space="0" w:color="auto"/>
          </w:divBdr>
          <w:divsChild>
            <w:div w:id="2067677015">
              <w:marLeft w:val="0"/>
              <w:marRight w:val="0"/>
              <w:marTop w:val="0"/>
              <w:marBottom w:val="0"/>
              <w:divBdr>
                <w:top w:val="none" w:sz="0" w:space="0" w:color="auto"/>
                <w:left w:val="none" w:sz="0" w:space="0" w:color="auto"/>
                <w:bottom w:val="none" w:sz="0" w:space="0" w:color="auto"/>
                <w:right w:val="none" w:sz="0" w:space="0" w:color="auto"/>
              </w:divBdr>
              <w:divsChild>
                <w:div w:id="124421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4.jpeg"/><Relationship Id="rId5" Type="http://schemas.openxmlformats.org/officeDocument/2006/relationships/image" Target="media/image1.jpe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5</Pages>
  <Words>392</Words>
  <Characters>2236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UWC</Company>
  <LinksUpToDate>false</LinksUpToDate>
  <CharactersWithSpaces>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 Smit</dc:creator>
  <cp:keywords/>
  <dc:description/>
  <cp:lastModifiedBy>Anthony J. Richardson</cp:lastModifiedBy>
  <cp:revision>4</cp:revision>
  <dcterms:created xsi:type="dcterms:W3CDTF">2019-04-13T02:58:00Z</dcterms:created>
  <dcterms:modified xsi:type="dcterms:W3CDTF">2019-04-13T05:05:00Z</dcterms:modified>
</cp:coreProperties>
</file>